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xhex0imb229" w:id="0"/>
      <w:bookmarkEnd w:id="0"/>
      <w:r w:rsidDel="00000000" w:rsidR="00000000" w:rsidRPr="00000000">
        <w:rPr>
          <w:rtl w:val="0"/>
        </w:rPr>
        <w:t xml:space="preserve">.Link to this page: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to this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https://tinyurl.com/GenVizAI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RSVP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https://tinyurl.com/GenAIcourseRSVP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xm53pdmylr2" w:id="1"/>
      <w:bookmarkEnd w:id="1"/>
      <w:r w:rsidDel="00000000" w:rsidR="00000000" w:rsidRPr="00000000">
        <w:rPr>
          <w:rtl w:val="0"/>
        </w:rPr>
        <w:t xml:space="preserve">Directions: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person: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Room 35-225, corner of Mass Ave and Vassar St, Building 35, 2nd Floor.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975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 zoom: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https://mit.zoom.us/my/manoli</w:t>
        </w:r>
      </w:hyperlink>
      <w:r w:rsidDel="00000000" w:rsidR="00000000" w:rsidRPr="00000000">
        <w:rPr>
          <w:rtl w:val="0"/>
        </w:rPr>
        <w:t xml:space="preserve">  pwd: 2418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https://mit.zoom.us/my/manoli?pwd=K1FpaGJnSmRhMFE2Z0IzMklsK3MxZz90ca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qdtf5jii9b2" w:id="2"/>
      <w:bookmarkEnd w:id="2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Times: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M-F Jan 5-9, 2026, 10am-5pm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 10am-12pm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Lunch/Discussion/Break 12-1pm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Workshop 1pm-5pm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8639175" cy="7953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79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n7y1hj5omh8y" w:id="3"/>
      <w:bookmarkEnd w:id="3"/>
      <w:r w:rsidDel="00000000" w:rsidR="00000000" w:rsidRPr="00000000">
        <w:rPr>
          <w:rtl w:val="0"/>
        </w:rPr>
        <w:t xml:space="preserve">Lecture slides: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IAP Course | MIT 6.S189 &amp; MIT 6.S187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kl5zztcc0n3o" w:id="4"/>
      <w:bookmarkEnd w:id="4"/>
      <w:r w:rsidDel="00000000" w:rsidR="00000000" w:rsidRPr="00000000">
        <w:rPr>
          <w:rtl w:val="0"/>
        </w:rPr>
        <w:t xml:space="preserve">Workshops: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Foundations Course - Day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MIT IAP Course 6.S189  |  Day 1 Workshop : Mantis.ipynb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MIT IAP Course 6.S189  |  Day 2 Workshop : Knowledge Graphs, Entity Recognition, Relationship Extraction, Neurosymbolic Reasoning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hy94tnyuf2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bn523tm8a2kx" w:id="6"/>
      <w:bookmarkEnd w:id="6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Times: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M-F Jan 12-16, 2026, 4pm-9pm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Lecture 4pm-6pm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Workshop 6pm-9pm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Pizza/Food: 7-8pm</w:t>
      </w:r>
    </w:p>
    <w:p w:rsidR="00000000" w:rsidDel="00000000" w:rsidP="00000000" w:rsidRDefault="00000000" w:rsidRPr="00000000" w14:paraId="0000001F">
      <w:pPr>
        <w:rPr>
          <w:ins w:author="amasuba@ura.go.ug" w:id="0" w:date="2026-01-05T13:17:35Z"/>
          <w:rPrChange w:author="amasuba@ura.go.ug" w:id="1" w:date="2026-01-05T13:17:35Z">
            <w:rPr/>
          </w:rPrChange>
        </w:rPr>
      </w:pPr>
      <w:ins w:author="amasuba@ura.go.ug" w:id="0" w:date="2026-01-05T13:17:35Z">
        <w:r w:rsidDel="00000000" w:rsidR="00000000" w:rsidRPr="00000000">
          <w:rPr>
            <w:rPrChange w:author="amasuba@ura.go.ug" w:id="1" w:date="2026-01-05T13:17:35Z">
              <w:rPr/>
            </w:rPrChange>
          </w:rPr>
          <w:drawing>
            <wp:inline distB="114300" distT="114300" distL="114300" distR="114300">
              <wp:extent cx="7620000" cy="4286250"/>
              <wp:effectExtent b="0" l="0" r="0" t="0"/>
              <wp:docPr descr="Thumbnail preview for the linked URL." id="1" name="image4.png"/>
              <a:graphic>
                <a:graphicData uri="http://schemas.openxmlformats.org/drawingml/2006/picture">
                  <pic:pic>
                    <pic:nvPicPr>
                      <pic:cNvPr descr="Thumbnail preview for the linked URL." id="0" name="image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0" cy="428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fldChar w:fldCharType="begin"/>
          <w:instrText xml:space="preserve"> HYPERLINK "https://docs.google.com/presentation/d/1NJiVyKquOmXkqV6e--5cGsCIL4njn9PifbnWM9SDsJY/edit" </w:instrText>
          <w:fldChar w:fldCharType="separate"/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0">
      <w:pPr>
        <w:rPr>
          <w:ins w:author="amasuba@ura.go.ug" w:id="0" w:date="2026-01-05T13:17:35Z"/>
          <w:rPrChange w:author="amasuba@ura.go.ug" w:id="1" w:date="2026-01-05T13:17:35Z">
            <w:rPr/>
          </w:rPrChange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"https://docs.google.com/presentation/d/1NJiVyKquOmXkqV6e--5cGsCIL4njn9PifbnWM9SDsJY/edit" </w:instrText>
        <w:fldChar w:fldCharType="separate"/>
      </w:r>
      <w:ins w:author="amasuba@ura.go.ug" w:id="0" w:date="2026-01-05T13:17:35Z">
        <w:r w:rsidDel="00000000" w:rsidR="00000000" w:rsidRPr="00000000">
          <w:rPr>
            <w:rtl w:val="0"/>
            <w:rPrChange w:author="amasuba@ura.go.ug" w:id="1" w:date="2026-01-05T13:17:35Z">
              <w:rPr>
                <w:color w:val="1155cc"/>
                <w:u w:val="single"/>
              </w:rPr>
            </w:rPrChange>
          </w:rPr>
          <w:t xml:space="preserve">Open preview</w:t>
        </w:r>
      </w:ins>
    </w:p>
    <w:p w:rsidR="00000000" w:rsidDel="00000000" w:rsidP="00000000" w:rsidRDefault="00000000" w:rsidRPr="00000000" w14:paraId="00000021">
      <w:pPr>
        <w:rPr>
          <w:rPrChange w:author="amasuba@ura.go.ug" w:id="1" w:date="2026-01-05T13:17:35Z">
            <w:rPr/>
          </w:rPrChange>
        </w:rPr>
      </w:pPr>
      <w:r w:rsidDel="00000000" w:rsidR="00000000" w:rsidRPr="00000000">
        <w:fldChar w:fldCharType="end"/>
      </w:r>
      <w:r w:rsidDel="00000000" w:rsidR="00000000" w:rsidRPr="00000000">
        <w:rPr>
          <w:rPrChange w:author="amasuba@ura.go.ug" w:id="1" w:date="2026-01-05T13:17:35Z">
            <w:rPr/>
          </w:rPrChange>
        </w:rPr>
        <w:drawing>
          <wp:inline distB="114300" distT="114300" distL="114300" distR="114300">
            <wp:extent cx="8658225" cy="7972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rFonts w:ascii="Cambria" w:cs="Cambria" w:eastAsia="Cambria" w:hAnsi="Cambria"/>
      <w:b w:val="1"/>
      <w:bCs w:val="1"/>
      <w:color w:val="c0504d"/>
      <w:sz w:val="24"/>
      <w:szCs w:val="24"/>
      <w:u w:val="single"/>
    </w:rPr>
  </w:style>
  <w:style w:type="paragraph" w:styleId="Heading2">
    <w:name w:val="heading 2"/>
    <w:basedOn w:val="Normal"/>
    <w:next w:val="Normal"/>
    <w:pPr>
      <w:pageBreakBefore w:val="0"/>
      <w:spacing w:after="0" w:lineRule="auto"/>
    </w:pPr>
    <w:rPr>
      <w:rFonts w:ascii="Cambria" w:cs="Cambria" w:eastAsia="Cambria" w:hAnsi="Cambria"/>
      <w:b w:val="1"/>
      <w:bCs w:val="1"/>
      <w:color w:val="7030a0"/>
      <w:u w:val="single"/>
    </w:rPr>
  </w:style>
  <w:style w:type="paragraph" w:styleId="Heading3">
    <w:name w:val="heading 3"/>
    <w:basedOn w:val="Normal"/>
    <w:next w:val="Normal"/>
    <w:pPr>
      <w:spacing w:after="0" w:before="80" w:lineRule="auto"/>
    </w:pPr>
    <w:rPr>
      <w:b w:val="1"/>
      <w:bCs w:val="1"/>
      <w:color w:val="1f497d"/>
      <w:sz w:val="20"/>
      <w:szCs w:val="2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</w:pPr>
    <w:rPr>
      <w:b w:val="1"/>
      <w:bCs w:val="1"/>
      <w:color w:val="274e13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Arial" w:cs="Arial" w:eastAsia="Arial" w:hAnsi="Arial"/>
      <w:color w:val="274e13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1c4587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lineRule="auto"/>
    </w:pPr>
    <w:rPr>
      <w:rFonts w:ascii="Georgia" w:cs="Georgia" w:eastAsia="Georgia" w:hAnsi="Georgia"/>
      <w:i w:val="1"/>
      <w:iCs w:val="1"/>
      <w:color w:val="073763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mit.zoom.us/my/manoli?pwd=K1FpaGJnSmRhMFE2Z0IzMklsK3MxZz90ca" TargetMode="External"/><Relationship Id="rId13" Type="http://schemas.openxmlformats.org/officeDocument/2006/relationships/hyperlink" Target="https://drive.google.com/drive/folders/1nVpUQ3jl-6jT2WAg01LAUcbjWyfvmD2F" TargetMode="External"/><Relationship Id="rId12" Type="http://schemas.openxmlformats.org/officeDocument/2006/relationships/hyperlink" Target="https://docs.google.com/presentation/d/1NJiVyKquOmXkqV6e--5cGsCIL4njn9PifbnWM9SDsJY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t.zoom.us/my/manoli" TargetMode="External"/><Relationship Id="rId15" Type="http://schemas.openxmlformats.org/officeDocument/2006/relationships/hyperlink" Target="https://colab.research.google.com/drive/1QHDQ3nP76vGoRy2C-bbychpPWIdoBPUH" TargetMode="External"/><Relationship Id="rId14" Type="http://schemas.openxmlformats.org/officeDocument/2006/relationships/hyperlink" Target="https://colab.research.google.com/drive/1CUnV12v00YTDwvPAuQW78qyuFTlGXcf-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tinyurl.com/GenVizAI" TargetMode="External"/><Relationship Id="rId7" Type="http://schemas.openxmlformats.org/officeDocument/2006/relationships/hyperlink" Target="https://tinyurl.com/GenAIcourseRSVP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